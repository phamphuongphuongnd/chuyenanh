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B850C" w14:textId="3916B3CB" w:rsidR="00042C7B" w:rsidRDefault="0005423E" w:rsidP="0005423E">
      <w:pPr>
        <w:jc w:val="center"/>
      </w:pPr>
      <w:proofErr w:type="spellStart"/>
      <w:r>
        <w:t>AlignCenter</w:t>
      </w:r>
      <w:proofErr w:type="spellEnd"/>
    </w:p>
    <w:p w14:paraId="0869244A" w14:textId="44A1D55E" w:rsidR="0005423E" w:rsidRDefault="0005423E" w:rsidP="0005423E">
      <w:pPr>
        <w:jc w:val="right"/>
      </w:pPr>
      <w:proofErr w:type="spellStart"/>
      <w:r>
        <w:t>AlignRight</w:t>
      </w:r>
      <w:proofErr w:type="spellEnd"/>
    </w:p>
    <w:p w14:paraId="3BB86C3B" w14:textId="2D1CDB11" w:rsidR="0005423E" w:rsidRDefault="0005423E" w:rsidP="0005423E">
      <w:pPr>
        <w:jc w:val="both"/>
      </w:pPr>
      <w:proofErr w:type="spellStart"/>
      <w:r>
        <w:t>AlignJustify</w:t>
      </w:r>
      <w:proofErr w:type="spellEnd"/>
      <w:r>
        <w:t xml:space="preserve"> long text long text long text long text long text long text</w:t>
      </w:r>
    </w:p>
    <w:p w14:paraId="551B0367" w14:textId="085E6CB3" w:rsidR="0005423E" w:rsidRDefault="0005423E" w:rsidP="0005423E">
      <w:pPr>
        <w:spacing w:before="120" w:after="240" w:line="360" w:lineRule="auto"/>
        <w:ind w:left="720" w:right="200" w:firstLine="360"/>
      </w:pPr>
      <w:proofErr w:type="spellStart"/>
      <w:r>
        <w:t>IndentSpacing</w:t>
      </w:r>
      <w:proofErr w:type="spellEnd"/>
    </w:p>
    <w:p w14:paraId="31E5848C" w14:textId="4D1AAE8C" w:rsidR="0005423E" w:rsidRDefault="0005423E" w:rsidP="0005423E">
      <w:r w:rsidRPr="0005423E">
        <w:rPr>
          <w:strike/>
        </w:rPr>
        <w:t>Strike</w:t>
      </w:r>
      <w:r>
        <w:t xml:space="preserve"> </w:t>
      </w:r>
      <w:r w:rsidRPr="0005423E">
        <w:rPr>
          <w:vertAlign w:val="superscript"/>
        </w:rPr>
        <w:t>Sup</w:t>
      </w:r>
      <w:r>
        <w:t xml:space="preserve"> </w:t>
      </w:r>
      <w:r w:rsidRPr="0005423E">
        <w:rPr>
          <w:vertAlign w:val="subscript"/>
        </w:rPr>
        <w:t>Sub</w:t>
      </w:r>
      <w:r>
        <w:t xml:space="preserve"> </w:t>
      </w:r>
      <w:r w:rsidRPr="0005423E">
        <w:rPr>
          <w:highlight w:val="yellow"/>
        </w:rPr>
        <w:t>Hi</w:t>
      </w:r>
      <w:r>
        <w:t xml:space="preserve"> </w:t>
      </w:r>
      <w:r w:rsidRPr="0005423E">
        <w:rPr>
          <w:rFonts w:ascii="Times New Roman" w:hAnsi="Times New Roman" w:cs="Times New Roman"/>
        </w:rPr>
        <w:t>Times</w:t>
      </w:r>
      <w:r>
        <w:t xml:space="preserve"> </w:t>
      </w:r>
      <w:r w:rsidRPr="0005423E">
        <w:rPr>
          <w:caps/>
        </w:rPr>
        <w:t>Caps</w:t>
      </w:r>
      <w:r>
        <w:t xml:space="preserve"> </w:t>
      </w:r>
      <w:r w:rsidRPr="0005423E">
        <w:rPr>
          <w:smallCaps/>
        </w:rPr>
        <w:t>Small</w:t>
      </w:r>
      <w:r>
        <w:t xml:space="preserve"> </w:t>
      </w:r>
      <w:r w:rsidRPr="0005423E">
        <w:rPr>
          <w:vanish/>
        </w:rPr>
        <w:t>Hidden</w:t>
      </w:r>
      <w:r>
        <w:t xml:space="preserve"> End</w:t>
      </w:r>
    </w:p>
    <w:p w14:paraId="0C96EC94" w14:textId="14FEA855" w:rsidR="0005423E" w:rsidRDefault="0005423E" w:rsidP="0005423E">
      <w:proofErr w:type="spellStart"/>
      <w:r w:rsidRPr="0005423E">
        <w:rPr>
          <w:rStyle w:val="Strong"/>
        </w:rPr>
        <w:t>StrongText</w:t>
      </w:r>
      <w:proofErr w:type="spellEnd"/>
      <w:r>
        <w:t xml:space="preserve"> </w:t>
      </w:r>
      <w:proofErr w:type="spellStart"/>
      <w:r w:rsidRPr="0005423E">
        <w:rPr>
          <w:rStyle w:val="Emphasis"/>
        </w:rPr>
        <w:t>EmphText</w:t>
      </w:r>
      <w:proofErr w:type="spellEnd"/>
    </w:p>
    <w:p w14:paraId="13CC0060" w14:textId="14371BD3" w:rsidR="0005423E" w:rsidRDefault="0005423E" w:rsidP="0005423E">
      <w:r>
        <w:t>Line1</w:t>
      </w:r>
      <w:r>
        <w:br/>
        <w:t>Line2</w:t>
      </w:r>
      <w:r>
        <w:tab/>
      </w:r>
      <w:proofErr w:type="spellStart"/>
      <w:r>
        <w:t>AfterTab</w:t>
      </w:r>
      <w:proofErr w:type="spellEnd"/>
    </w:p>
    <w:p w14:paraId="41CFBD8E" w14:textId="59A7DA29" w:rsidR="0005423E" w:rsidRDefault="0005423E" w:rsidP="0005423E">
      <w:r>
        <w:t xml:space="preserve">  A &amp; B &lt; C &gt; D "q"  </w:t>
      </w:r>
    </w:p>
    <w:p w14:paraId="391AD27F" w14:textId="550A224F" w:rsidR="0005423E" w:rsidRDefault="0005423E" w:rsidP="0005423E">
      <w:bookmarkStart w:id="0" w:name="bm1"/>
      <w:r>
        <w:t>Target para</w:t>
      </w:r>
      <w:bookmarkEnd w:id="0"/>
    </w:p>
    <w:p w14:paraId="3D534A45" w14:textId="21A6F0AD" w:rsidR="0005423E" w:rsidRDefault="0005423E" w:rsidP="0005423E">
      <w:r>
        <w:t xml:space="preserve">Go: </w:t>
      </w:r>
      <w:hyperlink w:anchor="bm1" w:history="1">
        <w:r>
          <w:rPr>
            <w:rStyle w:val="Hyperlink"/>
          </w:rPr>
          <w:t>Go to bm1</w:t>
        </w:r>
      </w:hyperlink>
    </w:p>
    <w:p w14:paraId="742E58BB" w14:textId="0CDA45E1" w:rsidR="0005423E" w:rsidRDefault="0005423E" w:rsidP="0005423E">
      <w:r>
        <w:t xml:space="preserve">Page: </w:t>
      </w:r>
      <w:r>
        <w:fldChar w:fldCharType="begin"/>
      </w:r>
      <w:r>
        <w:instrText xml:space="preserve"> PAGE </w:instrText>
      </w:r>
      <w:r>
        <w:fldChar w:fldCharType="separate"/>
      </w:r>
      <w:r>
        <w:rPr>
          <w:noProof/>
        </w:rPr>
        <w:t>1</w:t>
      </w:r>
      <w:r>
        <w:fldChar w:fldCharType="end"/>
      </w:r>
    </w:p>
    <w:p w14:paraId="2A89FFC8" w14:textId="053AC564" w:rsidR="0005423E" w:rsidRDefault="0005423E" w:rsidP="0005423E">
      <w:r>
        <w:t xml:space="preserve">Rev: </w:t>
      </w:r>
      <w:proofErr w:type="spellStart"/>
      <w:r>
        <w:t>keep</w:t>
      </w:r>
      <w:ins w:id="1" w:author="Fixture" w:date="2026-10-26T10:45:00Z" w16du:dateUtc="2026-10-26T03:45:00Z">
        <w:r>
          <w:t>NEW</w:t>
        </w:r>
      </w:ins>
      <w:proofErr w:type="spellEnd"/>
      <w:del w:id="2" w:author="Fixture" w:date="2026-10-26T10:45:00Z" w16du:dateUtc="2026-10-26T03:45:00Z">
        <w:r w:rsidDel="0005423E">
          <w:delText>gone</w:delText>
        </w:r>
      </w:del>
    </w:p>
    <w:p w14:paraId="2AA8B03B" w14:textId="5A83B048" w:rsidR="0005423E" w:rsidRDefault="0005423E" w:rsidP="0005423E">
      <w:r>
        <w:t xml:space="preserve">CC: </w:t>
      </w:r>
      <w:sdt>
        <w:sdtPr>
          <w:id w:val="206463146"/>
          <w:placeholder>
            <w:docPart w:val="DefaultPlaceholder_-1854013440"/>
          </w:placeholder>
          <w:text/>
        </w:sdtPr>
        <w:sdtContent>
          <w:r>
            <w:t>cc value</w:t>
          </w:r>
        </w:sdtContent>
      </w:sdt>
    </w:p>
    <w:p w14:paraId="49B7F32A" w14:textId="090EAAB4" w:rsidR="0005423E" w:rsidRDefault="0005423E" w:rsidP="0005423E">
      <w:commentRangeStart w:id="3"/>
      <w:r>
        <w:t>Commented text</w:t>
      </w:r>
      <w:commentRangeEnd w:id="3"/>
      <w:r>
        <w:rPr>
          <w:rStyle w:val="CommentReference"/>
        </w:rPr>
        <w:commentReference w:id="3"/>
      </w:r>
    </w:p>
    <w:p w14:paraId="212257F6" w14:textId="65DF3356" w:rsidR="0005423E" w:rsidRDefault="0005423E" w:rsidP="0005423E">
      <w:pPr>
        <w:pageBreakBefore/>
      </w:pPr>
      <w:r>
        <w:lastRenderedPageBreak/>
        <w:t>Starts new page</w:t>
      </w:r>
    </w:p>
    <w:p w14:paraId="1B18005E" w14:textId="02D2D611" w:rsidR="0005423E" w:rsidRDefault="0005423E" w:rsidP="0005423E">
      <w:r>
        <w:t>Table below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00"/>
        <w:gridCol w:w="4680"/>
      </w:tblGrid>
      <w:tr w:rsidR="0005423E" w14:paraId="307F7F0D" w14:textId="77777777" w:rsidTr="0005423E">
        <w:trPr>
          <w:tblHeader/>
        </w:trPr>
        <w:tc>
          <w:tcPr>
            <w:tcW w:w="2000" w:type="dxa"/>
          </w:tcPr>
          <w:p w14:paraId="22127D09" w14:textId="159FEDD4" w:rsidR="0005423E" w:rsidRDefault="0005423E" w:rsidP="0005423E">
            <w:r>
              <w:t>H1</w:t>
            </w:r>
          </w:p>
        </w:tc>
        <w:tc>
          <w:tcPr>
            <w:tcW w:w="4680" w:type="dxa"/>
          </w:tcPr>
          <w:p w14:paraId="3A5380C3" w14:textId="3373A4F9" w:rsidR="0005423E" w:rsidRDefault="0005423E" w:rsidP="0005423E">
            <w:r>
              <w:t>H2</w:t>
            </w:r>
          </w:p>
        </w:tc>
      </w:tr>
      <w:tr w:rsidR="0005423E" w14:paraId="2092F3E0" w14:textId="77777777" w:rsidTr="0005423E">
        <w:tc>
          <w:tcPr>
            <w:tcW w:w="2000" w:type="dxa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892"/>
              <w:gridCol w:w="892"/>
            </w:tblGrid>
            <w:tr w:rsidR="0005423E" w14:paraId="2A093B03" w14:textId="77777777" w:rsidTr="0005423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892" w:type="dxa"/>
                </w:tcPr>
                <w:p w14:paraId="1B2815EA" w14:textId="0ECFFE09" w:rsidR="0005423E" w:rsidRDefault="0005423E" w:rsidP="0005423E">
                  <w:r>
                    <w:t>in21</w:t>
                  </w:r>
                </w:p>
              </w:tc>
              <w:tc>
                <w:tcPr>
                  <w:tcW w:w="892" w:type="dxa"/>
                </w:tcPr>
                <w:p w14:paraId="6BDD761E" w14:textId="3702B982" w:rsidR="0005423E" w:rsidRDefault="0005423E" w:rsidP="0005423E">
                  <w:r>
                    <w:t>in22</w:t>
                  </w:r>
                </w:p>
              </w:tc>
            </w:tr>
          </w:tbl>
          <w:p w14:paraId="2639D0C5" w14:textId="77777777" w:rsidR="0005423E" w:rsidRDefault="0005423E" w:rsidP="0005423E"/>
        </w:tc>
        <w:tc>
          <w:tcPr>
            <w:tcW w:w="4680" w:type="dxa"/>
          </w:tcPr>
          <w:p w14:paraId="130ACE24" w14:textId="768CBED1" w:rsidR="0005423E" w:rsidRDefault="0005423E" w:rsidP="0005423E">
            <w:r>
              <w:t>R2C2</w:t>
            </w:r>
          </w:p>
        </w:tc>
      </w:tr>
      <w:tr w:rsidR="0005423E" w14:paraId="749F12C4" w14:textId="77777777" w:rsidTr="0005423E">
        <w:trPr>
          <w:trHeight w:val="800"/>
        </w:trPr>
        <w:tc>
          <w:tcPr>
            <w:tcW w:w="2000" w:type="dxa"/>
          </w:tcPr>
          <w:p w14:paraId="40A2A613" w14:textId="10815A61" w:rsidR="0005423E" w:rsidRDefault="0005423E" w:rsidP="0005423E">
            <w:r>
              <w:t>R3C1</w:t>
            </w:r>
          </w:p>
        </w:tc>
        <w:tc>
          <w:tcPr>
            <w:tcW w:w="4680" w:type="dxa"/>
            <w:vAlign w:val="center"/>
          </w:tcPr>
          <w:p w14:paraId="3ACA0E9B" w14:textId="4D74F7DB" w:rsidR="0005423E" w:rsidRDefault="0005423E" w:rsidP="0005423E">
            <w:r>
              <w:t>R3C2</w:t>
            </w:r>
          </w:p>
        </w:tc>
      </w:tr>
    </w:tbl>
    <w:p w14:paraId="3C38A55A" w14:textId="39362E9F" w:rsidR="0005423E" w:rsidRDefault="0005423E" w:rsidP="0005423E">
      <w:r>
        <w:t xml:space="preserve">Float: </w:t>
      </w:r>
      <w:r>
        <w:rPr>
          <w:noProof/>
        </w:rPr>
        <w:drawing>
          <wp:anchor distT="0" distB="0" distL="114300" distR="114300" simplePos="1" relativeHeight="251658240" behindDoc="0" locked="0" layoutInCell="1" allowOverlap="1" wp14:anchorId="6EA76D0A" wp14:editId="044A0ADA">
            <wp:simplePos x="1295400" y="2600325"/>
            <wp:positionH relativeFrom="column">
              <wp:posOffset>381000</wp:posOffset>
            </wp:positionH>
            <wp:positionV relativeFrom="paragraph">
              <wp:posOffset>2540</wp:posOffset>
            </wp:positionV>
            <wp:extent cx="381000" cy="381000"/>
            <wp:effectExtent l="0" t="0" r="0" b="0"/>
            <wp:wrapSquare wrapText="bothSides"/>
            <wp:docPr id="129378746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8746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EDCE10" w14:textId="278F01A6" w:rsidR="0005423E" w:rsidRDefault="0005423E" w:rsidP="0005423E">
      <w:r>
        <w:t>The end</w:t>
      </w:r>
    </w:p>
    <w:p w14:paraId="6E82707F" w14:textId="77777777" w:rsidR="0005423E" w:rsidRPr="0005423E" w:rsidRDefault="0005423E" w:rsidP="0005423E"/>
    <w:sectPr w:rsidR="0005423E" w:rsidRPr="000542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Fixture" w:date="2026-10-26T10:45:00Z" w:initials="A">
    <w:p w14:paraId="3D954505" w14:textId="7BE56CBA" w:rsidR="0005423E" w:rsidRDefault="0005423E">
      <w:pPr>
        <w:pStyle w:val="CommentText"/>
      </w:pPr>
      <w:r>
        <w:rPr>
          <w:rStyle w:val="CommentReference"/>
        </w:rPr>
        <w:annotationRef/>
      </w:r>
      <w:r>
        <w:t>a comment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D95450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DCF4DD6" w16cex:dateUtc="2026-10-26T03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D954505" w16cid:durableId="7DCF4DD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ixture">
    <w15:presenceInfo w15:providerId="None" w15:userId="Fixtur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23E"/>
    <w:rsid w:val="00042C7B"/>
    <w:rsid w:val="0005423E"/>
    <w:rsid w:val="002E1531"/>
    <w:rsid w:val="00331D37"/>
    <w:rsid w:val="00585F42"/>
    <w:rsid w:val="007B7E4E"/>
    <w:rsid w:val="009D73E2"/>
    <w:rsid w:val="00AE3A9F"/>
    <w:rsid w:val="00DA7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4CA7A"/>
  <w15:chartTrackingRefBased/>
  <w15:docId w15:val="{26E0EAAD-F0C7-48B0-986A-3DEFEF28C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2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2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2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2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2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2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2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2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2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2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2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2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2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2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2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2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23E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5423E"/>
    <w:rPr>
      <w:b/>
      <w:bCs/>
    </w:rPr>
  </w:style>
  <w:style w:type="character" w:styleId="Emphasis">
    <w:name w:val="Emphasis"/>
    <w:basedOn w:val="DefaultParagraphFont"/>
    <w:uiPriority w:val="20"/>
    <w:qFormat/>
    <w:rsid w:val="0005423E"/>
    <w:rPr>
      <w:i/>
      <w:iCs/>
    </w:rPr>
  </w:style>
  <w:style w:type="character" w:styleId="Hyperlink">
    <w:name w:val="Hyperlink"/>
    <w:basedOn w:val="DefaultParagraphFont"/>
    <w:uiPriority w:val="99"/>
    <w:unhideWhenUsed/>
    <w:rsid w:val="000542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423E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05423E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05423E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05423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5423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423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423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423E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0542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11" Type="http://schemas.openxmlformats.org/officeDocument/2006/relationships/glossaryDocument" Target="glossary/document.xml"/><Relationship Id="rId5" Type="http://schemas.microsoft.com/office/2011/relationships/commentsExtended" Target="commentsExtended.xml"/><Relationship Id="rId10" Type="http://schemas.microsoft.com/office/2011/relationships/people" Target="people.xml"/><Relationship Id="rId4" Type="http://schemas.openxmlformats.org/officeDocument/2006/relationships/comments" Target="comment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460D0F-02BD-426F-93D0-81A053B5A946}"/>
      </w:docPartPr>
      <w:docPartBody>
        <w:p w:rsidR="00DE19AC" w:rsidRDefault="00DE19AC">
          <w:r w:rsidRPr="00B36476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9AC"/>
    <w:rsid w:val="00585F42"/>
    <w:rsid w:val="00DE1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E19AC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Fixture</cp:lastModifiedBy>
  <cp:revision>1</cp:revision>
  <dcterms:created xsi:type="dcterms:W3CDTF">2026-10-26T03:45:00Z</dcterms:created>
  <dcterms:modified xsi:type="dcterms:W3CDTF">2026-10-26T03:45:00Z</dcterms:modified>
</cp:coreProperties>
</file>